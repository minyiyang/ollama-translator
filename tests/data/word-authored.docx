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5A4AC" w14:textId="5CFF28B3" w:rsidR="00392560" w:rsidRDefault="00392560" w:rsidP="00392560">
      <w:pPr>
        <w:pStyle w:val="Title"/>
      </w:pPr>
      <w:r>
        <w:t>The Sign of the Four</w:t>
      </w:r>
    </w:p>
    <w:p w14:paraId="1D1A0AFD" w14:textId="0B24592A" w:rsidR="00392560" w:rsidRDefault="00392560" w:rsidP="00392560">
      <w:pPr>
        <w:pStyle w:val="Heading1"/>
      </w:pPr>
      <w:r>
        <w:t>Chapter I. The Science of Deduction</w:t>
      </w:r>
    </w:p>
    <w:p w14:paraId="4091B2FE" w14:textId="67EA52D7" w:rsidR="00392560" w:rsidRDefault="00392560" w:rsidP="00392560">
      <w:r>
        <w:t xml:space="preserve">Sherlock Holmes took his bottle from the corner of the </w:t>
      </w:r>
      <w:r>
        <w:rPr>
          <w:i/>
        </w:rPr>
        <w:t>mantelpiece</w:t>
      </w:r>
      <w:r>
        <w:t xml:space="preserve"> and his hypodermic syringe from its neat morocco case.</w:t>
      </w:r>
      <w:r>
        <w:rPr>
          <w:rStyle w:val="FootnoteReference"/>
        </w:rPr>
        <w:footnoteReference w:id="1"/>
      </w:r>
    </w:p>
    <w:p w14:paraId="66101E55" w14:textId="1368863D" w:rsidR="00392560" w:rsidRDefault="00392560" w:rsidP="00392560">
      <w:r>
        <w:t>Three times a day for many months I had witnessed this performance.</w:t>
      </w:r>
    </w:p>
    <w:p w14:paraId="1128D976" w14:textId="043265C8" w:rsidR="00392560" w:rsidRDefault="00392560" w:rsidP="00392560">
      <w:pPr>
        <w:pStyle w:val="ListParagraph"/>
        <w:numPr>
          <w:ilvl w:val="0"/>
          <w:numId w:val="1"/>
        </w:numPr>
      </w:pPr>
      <w:r>
        <w:t>the wrist</w:t>
      </w:r>
    </w:p>
    <w:p w14:paraId="2B8A2406" w14:textId="6D94C1E2" w:rsidR="00392560" w:rsidRDefault="00392560" w:rsidP="00392560">
      <w:pPr>
        <w:pStyle w:val="ListParagraph"/>
        <w:numPr>
          <w:ilvl w:val="0"/>
          <w:numId w:val="1"/>
        </w:numPr>
      </w:pPr>
      <w:r>
        <w:t>the forearm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392560" w14:paraId="649195B4" w14:textId="77777777" w:rsidTr="00392560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05674D6" w14:textId="49E74FC6" w:rsidR="00392560" w:rsidRDefault="00392560" w:rsidP="00392560">
            <w:r>
              <w:t>Agra</w:t>
            </w:r>
          </w:p>
        </w:tc>
        <w:tc>
          <w:tcPr>
            <w:tcW w:w="4680" w:type="dxa"/>
          </w:tcPr>
          <w:p w14:paraId="2FCCF2F6" w14:textId="49EC3489" w:rsidR="00392560" w:rsidRDefault="00392560" w:rsidP="00392560">
            <w:r>
              <w:t>1857</w:t>
            </w:r>
          </w:p>
        </w:tc>
      </w:tr>
      <w:tr w:rsidR="00392560" w14:paraId="33652272" w14:textId="77777777" w:rsidTr="00392560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02903C7" w14:textId="05A84696" w:rsidR="00392560" w:rsidRDefault="00392560" w:rsidP="00392560">
            <w:r>
              <w:t>Andaman Islands</w:t>
            </w:r>
          </w:p>
        </w:tc>
        <w:tc>
          <w:tcPr>
            <w:tcW w:w="4680" w:type="dxa"/>
          </w:tcPr>
          <w:p w14:paraId="0082C250" w14:textId="23A8A1AA" w:rsidR="00392560" w:rsidRDefault="00392560" w:rsidP="00392560">
            <w:r>
              <w:t>1878</w:t>
            </w:r>
          </w:p>
        </w:tc>
      </w:tr>
    </w:tbl>
    <w:p w14:paraId="4A619C42" w14:textId="77777777" w:rsidR="00392560" w:rsidRDefault="00392560" w:rsidP="00392560"/>
    <w:p w14:paraId="434C8A48" w14:textId="6A61D6DA" w:rsidR="00392560" w:rsidRDefault="00392560" w:rsidP="00392560">
      <w:pPr>
        <w:pStyle w:val="Heading1"/>
      </w:pPr>
      <w:r>
        <w:t>Chapter II. The Statement of the Case</w:t>
      </w:r>
    </w:p>
    <w:p w14:paraId="2BEA567D" w14:textId="5804CF34" w:rsidR="00392560" w:rsidRDefault="00392560" w:rsidP="00392560">
      <w:r>
        <w:t xml:space="preserve">Miss Morstan entered the room with a firm </w:t>
      </w:r>
      <w:commentRangeStart w:id="0"/>
      <w:r>
        <w:t>step</w:t>
      </w:r>
      <w:commentRangeEnd w:id="0"/>
      <w:r>
        <w:rPr>
          <w:rStyle w:val="CommentReference"/>
          <w:sz w:val="24"/>
          <w:szCs w:val="24"/>
        </w:rPr>
        <w:commentReference w:id="0"/>
      </w:r>
      <w:r>
        <w:t>.</w:t>
      </w:r>
    </w:p>
    <w:p w14:paraId="74E46A4E" w14:textId="79CF2127" w:rsidR="00392560" w:rsidRDefault="00392560" w:rsidP="00392560">
      <w:pPr>
        <w:rPr>
          <w:ins w:id="1" w:author="Arthur Conan Doyle" w:date="2026-10-07T11:37:00Z" w16du:dateUtc="2026-10-07T15:37:00Z"/>
        </w:rPr>
      </w:pPr>
      <w:ins w:id="2" w:author="Arthur Conan Doyle" w:date="2026-10-07T11:37:00Z" w16du:dateUtc="2026-10-07T15:37:00Z">
        <w:r>
          <w:t>She was a blonde young lady, small and dainty.</w:t>
        </w:r>
      </w:ins>
    </w:p>
    <w:p w14:paraId="68FC0689" w14:textId="65E1A3D9" w:rsidR="00392560" w:rsidRPr="00392560" w:rsidRDefault="00392560" w:rsidP="0039256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579C0B" wp14:editId="0283F2FC">
                <wp:simplePos x="0" y="0"/>
                <wp:positionH relativeFrom="column">
                  <wp:posOffset>355600</wp:posOffset>
                </wp:positionH>
                <wp:positionV relativeFrom="paragraph">
                  <wp:posOffset>858520</wp:posOffset>
                </wp:positionV>
                <wp:extent cx="2540000" cy="508000"/>
                <wp:effectExtent l="0" t="0" r="12700" b="25400"/>
                <wp:wrapNone/>
                <wp:docPr id="12486379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F5367C" w14:textId="1B0D526A" w:rsidR="00392560" w:rsidRDefault="00392560">
                            <w:r>
                              <w:t>A caption in a text box.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579C0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8pt;margin-top:67.6pt;width:200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" filled="f" strokeweight=".5pt">
                <v:fill o:detectmouseclick="t"/>
                <v:textbox>
                  <w:txbxContent>
                    <w:p w14:paraId="5FF5367C" w14:textId="1B0D526A" w:rsidR="00392560" w:rsidRDefault="00392560">
                      <w:r>
                        <w:t>A caption in a text box.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92560" w:rsidRPr="003925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thur Conan Doyle" w:date="2026-10-07T11:37:00Z" w:initials="my">
    <w:p w14:paraId="4B8DD6E8" w14:textId="3EF670E7" w:rsidR="00392560" w:rsidRDefault="00392560">
      <w:pPr>
        <w:pStyle w:val="CommentText"/>
      </w:pPr>
      <w:r>
        <w:rPr>
          <w:rStyle w:val="CommentReference"/>
        </w:rPr>
        <w:annotationRef/>
      </w:r>
      <w:r>
        <w:t>Check this against the first edition.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B8DD6E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F0DBB5" w16cex:dateUtc="2026-10-07T15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B8DD6E8" w16cid:durableId="59F0DBB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C87CB" w14:textId="77777777" w:rsidR="00D952B1" w:rsidRDefault="00D952B1" w:rsidP="00392560">
      <w:pPr>
        <w:spacing w:after="0" w:line="240" w:lineRule="auto"/>
      </w:pPr>
      <w:r>
        <w:separator/>
      </w:r>
    </w:p>
  </w:endnote>
  <w:endnote w:type="continuationSeparator" w:id="0">
    <w:p w14:paraId="2C693C4D" w14:textId="77777777" w:rsidR="00D952B1" w:rsidRDefault="00D952B1" w:rsidP="00392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3ED6E" w14:textId="77777777" w:rsidR="00D952B1" w:rsidRDefault="00D952B1" w:rsidP="00392560">
      <w:pPr>
        <w:spacing w:after="0" w:line="240" w:lineRule="auto"/>
      </w:pPr>
      <w:r>
        <w:separator/>
      </w:r>
    </w:p>
  </w:footnote>
  <w:footnote w:type="continuationSeparator" w:id="0">
    <w:p w14:paraId="4FA96B48" w14:textId="77777777" w:rsidR="00D952B1" w:rsidRDefault="00D952B1" w:rsidP="00392560">
      <w:pPr>
        <w:spacing w:after="0" w:line="240" w:lineRule="auto"/>
      </w:pPr>
      <w:r>
        <w:continuationSeparator/>
      </w:r>
    </w:p>
  </w:footnote>
  <w:footnote w:id="1">
    <w:p w14:paraId="2378E53D" w14:textId="2CCB708C" w:rsidR="00392560" w:rsidRDefault="00392560">
      <w:pPr>
        <w:pStyle w:val="FootnoteText"/>
      </w:pPr>
      <w:r>
        <w:rPr>
          <w:rStyle w:val="FootnoteReference"/>
        </w:rPr>
        <w:footnoteRef/>
      </w:r>
      <w:r>
        <w:t xml:space="preserve"> A seven-per-cent solution of cocaine.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8007E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27028449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thur Conan Doyle">
    <w15:presenceInfo w15:providerId="Windows Live" w15:userId="9c9f03ae790981c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60"/>
    <w:rsid w:val="002A21E9"/>
    <w:rsid w:val="00392560"/>
    <w:rsid w:val="00D95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016F69"/>
  <w15:chartTrackingRefBased/>
  <w15:docId w15:val="{FEC9953D-1387-4181-93A8-C53E415C2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5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5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5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5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560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9256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9256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92560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3925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25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25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25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256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Conan Doyle</dc:creator>
  <cp:keywords/>
  <dc:description/>
  <cp:lastModifiedBy>Arthur Conan Doyle</cp:lastModifiedBy>
  <cp:revision>1</cp:revision>
  <dcterms:created xsi:type="dcterms:W3CDTF">2026-10-07T15:37:00Z</dcterms:created>
  <dcterms:modified xsi:type="dcterms:W3CDTF">2026-10-07T15:37:00Z</dcterms:modified>
</cp:coreProperties>
</file>